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40"/>
      </w:pPr>
      <w:r>
        <w:rPr>
          <w:rFonts w:ascii="Courier New" w:hAnsi="Courier New"/>
          <w:b/>
          <w:sz w:val="24"/>
        </w:rPr>
        <w:t>AI CORRECTIONS — Test Transcript</w:t>
      </w:r>
    </w:p>
    <w:p>
      <w:pPr>
        <w:spacing w:after="200"/>
      </w:pPr>
      <w:r>
        <w:rPr>
          <w:rFonts w:ascii="Courier New" w:hAnsi="Courier New"/>
          <w:sz w:val="20"/>
        </w:rPr>
        <w:t xml:space="preserve">Legend:  </w:t>
      </w:r>
      <w:r>
        <w:rPr>
          <w:rFonts w:ascii="Courier New" w:hAnsi="Courier New"/>
          <w:strike/>
          <w:color w:val="C00000"/>
          <w:sz w:val="20"/>
        </w:rPr>
        <w:t xml:space="preserve">Deleted text (original)  </w:t>
      </w:r>
      <w:r>
        <w:rPr>
          <w:rFonts w:ascii="Courier New" w:hAnsi="Courier New"/>
          <w:color w:val="1F4E79"/>
          <w:sz w:val="20"/>
          <w:u w:val="single"/>
        </w:rPr>
        <w:t>Inserted text (AI correction)</w:t>
      </w:r>
    </w:p>
    <w:p/>
    <w:p>
      <w:pPr>
        <w:ind w:left="720"/>
      </w:pPr>
      <w:pPr>
        <w:spacing w:before="0" w:after="0" w:line="280" w:lineRule="exact"/>
      </w:pPr>
      <w:r>
        <w:rPr>
          <w:rFonts w:ascii="Courier New" w:hAnsi="Courier New" w:cs="Courier New"/>
          <w:sz w:val="24"/>
          <w:szCs w:val="24"/>
          <w:b/>
        </w:rPr>
        <w:t xml:space="preserve">Q. </w:t>
      </w:r>
      <w:r>
        <w:rPr>
          <w:rFonts w:ascii="Courier New" w:hAnsi="Courier New" w:cs="Courier New"/>
          <w:sz w:val="24"/>
          <w:szCs w:val="24"/>
        </w:rPr>
        <w:t xml:space="preserve">Can you </w:t>
      </w:r>
      <w:del w:id="2" w:author="Vertexlab AI" w:date="2026-08-24T14:23:16Z">
        <w:r>
          <w:rPr>
            <w:rFonts w:ascii="Courier New" w:hAnsi="Courier New" w:cs="Courier New"/>
            <w:sz w:val="24"/>
            <w:szCs w:val="24"/>
            <w:color w:val="C00000"/>
            <w:strike/>
          </w:rPr>
          <w:delText xml:space="preserve">here</w:delText>
        </w:r>
      </w:del>
      <w:ins w:id="3" w:author="Vertexlab AI" w:date="2026-08-24T14:23:16Z">
        <w:r>
          <w:rPr>
            <w:rFonts w:ascii="Courier New" w:hAnsi="Courier New" w:cs="Courier New"/>
            <w:sz w:val="24"/>
            <w:szCs w:val="24"/>
            <w:color w:val="1F4E79"/>
            <w:u w:val="single"/>
          </w:rPr>
          <w:t xml:space="preserve">hear</w:t>
        </w:r>
      </w:ins>
      <w:r>
        <w:rPr>
          <w:rFonts w:ascii="Courier New" w:hAnsi="Courier New" w:cs="Courier New"/>
          <w:sz w:val="24"/>
          <w:szCs w:val="24"/>
        </w:rPr>
        <w:t xml:space="preserve"> me today</w:t>
      </w:r>
    </w:p>
    <w:p>
      <w:pPr>
        <w:ind w:left="720"/>
      </w:pPr>
      <w:pPr>
        <w:spacing w:before="0" w:after="0" w:line="280" w:lineRule="exact"/>
      </w:pPr>
      <w:r>
        <w:rPr>
          <w:rFonts w:ascii="Courier New" w:hAnsi="Courier New" w:cs="Courier New"/>
          <w:sz w:val="24"/>
          <w:szCs w:val="24"/>
          <w:b/>
        </w:rPr>
        <w:t xml:space="preserve">A. </w:t>
      </w:r>
      <w:r>
        <w:rPr>
          <w:rFonts w:ascii="Courier New" w:hAnsi="Courier New" w:cs="Courier New"/>
          <w:sz w:val="24"/>
          <w:szCs w:val="24"/>
        </w:rPr>
        <w:t xml:space="preserve">Yes I can </w:t>
      </w:r>
      <w:del w:id="4" w:author="Vertexlab AI" w:date="2026-08-24T14:23:16Z">
        <w:r>
          <w:rPr>
            <w:rFonts w:ascii="Courier New" w:hAnsi="Courier New" w:cs="Courier New"/>
            <w:sz w:val="24"/>
            <w:szCs w:val="24"/>
            <w:color w:val="C00000"/>
            <w:strike/>
          </w:rPr>
          <w:delText xml:space="preserve">here</w:delText>
        </w:r>
      </w:del>
      <w:ins w:id="5" w:author="Vertexlab AI" w:date="2026-08-24T14:23:16Z">
        <w:r>
          <w:rPr>
            <w:rFonts w:ascii="Courier New" w:hAnsi="Courier New" w:cs="Courier New"/>
            <w:sz w:val="24"/>
            <w:szCs w:val="24"/>
            <w:color w:val="1F4E79"/>
            <w:u w:val="single"/>
          </w:rPr>
          <w:t xml:space="preserve">hear</w:t>
        </w:r>
      </w:ins>
      <w:r>
        <w:rPr>
          <w:rFonts w:ascii="Courier New" w:hAnsi="Courier New" w:cs="Courier New"/>
          <w:sz w:val="24"/>
          <w:szCs w:val="24"/>
        </w:rPr>
        <w:t xml:space="preserve"> you fine</w:t>
      </w:r>
    </w:p>
    <w:p>
      <w:pPr>
        <w:ind w:left="720"/>
      </w:pPr>
      <w:pPr>
        <w:spacing w:before="0" w:after="0" w:line="280" w:lineRule="exact"/>
      </w:pPr>
      <w:r>
        <w:rPr>
          <w:rFonts w:ascii="Courier New" w:hAnsi="Courier New" w:cs="Courier New"/>
          <w:sz w:val="24"/>
          <w:szCs w:val="24"/>
          <w:b/>
        </w:rPr>
        <w:t xml:space="preserve">Q. </w:t>
      </w:r>
      <w:r>
        <w:rPr>
          <w:rFonts w:ascii="Courier New" w:hAnsi="Courier New" w:cs="Courier New"/>
          <w:sz w:val="24"/>
          <w:szCs w:val="24"/>
        </w:rPr>
        <w:t xml:space="preserve">What is </w:t>
      </w:r>
      <w:del w:id="6" w:author="Vertexlab AI" w:date="2026-08-24T14:23:16Z">
        <w:r>
          <w:rPr>
            <w:rFonts w:ascii="Courier New" w:hAnsi="Courier New" w:cs="Courier New"/>
            <w:sz w:val="24"/>
            <w:szCs w:val="24"/>
            <w:color w:val="C00000"/>
            <w:strike/>
          </w:rPr>
          <w:delText xml:space="preserve">you</w:delText>
        </w:r>
      </w:del>
      <w:ins w:id="7" w:author="Vertexlab AI" w:date="2026-08-24T14:23:16Z">
        <w:r>
          <w:rPr>
            <w:rFonts w:ascii="Courier New" w:hAnsi="Courier New" w:cs="Courier New"/>
            <w:sz w:val="24"/>
            <w:szCs w:val="24"/>
            <w:color w:val="1F4E79"/>
            <w:u w:val="single"/>
          </w:rPr>
          <w:t xml:space="preserve">your</w:t>
        </w:r>
      </w:ins>
      <w:r>
        <w:rPr>
          <w:rFonts w:ascii="Courier New" w:hAnsi="Courier New" w:cs="Courier New"/>
          <w:sz w:val="24"/>
          <w:szCs w:val="24"/>
        </w:rPr>
        <w:t xml:space="preserve"> name</w:t>
      </w:r>
    </w:p>
    <w:p>
      <w:pPr>
        <w:ind w:left="720"/>
      </w:pPr>
      <w:pPr>
        <w:spacing w:before="0" w:after="0" w:line="280" w:lineRule="exact"/>
      </w:pPr>
      <w:r>
        <w:rPr>
          <w:rFonts w:ascii="Courier New" w:hAnsi="Courier New" w:cs="Courier New"/>
          <w:sz w:val="24"/>
          <w:szCs w:val="24"/>
          <w:b/>
        </w:rPr>
        <w:t xml:space="preserve">A. </w:t>
      </w:r>
      <w:r>
        <w:rPr>
          <w:rFonts w:ascii="Courier New" w:hAnsi="Courier New" w:cs="Courier New"/>
          <w:sz w:val="24"/>
          <w:szCs w:val="24"/>
        </w:rPr>
        <w:t xml:space="preserve">My name is Benjamin </w:t>
      </w:r>
      <w:del w:id="8" w:author="Vertexlab AI" w:date="2026-08-24T14:23:16Z">
        <w:r>
          <w:rPr>
            <w:rFonts w:ascii="Courier New" w:hAnsi="Courier New" w:cs="Courier New"/>
            <w:sz w:val="24"/>
            <w:szCs w:val="24"/>
            <w:color w:val="C00000"/>
            <w:strike/>
          </w:rPr>
          <w:delText xml:space="preserve">Sakahi</w:delText>
        </w:r>
      </w:del>
      <w:ins w:id="9" w:author="Vertexlab AI" w:date="2026-08-24T14:23:16Z">
        <w:r>
          <w:rPr>
            <w:rFonts w:ascii="Courier New" w:hAnsi="Courier New" w:cs="Courier New"/>
            <w:sz w:val="24"/>
            <w:szCs w:val="24"/>
            <w:color w:val="1F4E79"/>
            <w:u w:val="single"/>
          </w:rPr>
          <w:t xml:space="preserve">Sakhai</w:t>
        </w:r>
      </w:ins>
    </w:p>
    <w:p>
      <w:pPr>
        <w:ind w:left="720"/>
      </w:pPr>
      <w:pPr>
        <w:spacing w:before="0" w:after="0" w:line="280" w:lineRule="exact"/>
      </w:pPr>
      <w:r>
        <w:rPr>
          <w:rFonts w:ascii="Courier New" w:hAnsi="Courier New" w:cs="Courier New"/>
          <w:sz w:val="24"/>
          <w:szCs w:val="24"/>
          <w:b/>
        </w:rPr>
        <w:t xml:space="preserve">Q. </w:t>
      </w:r>
      <w:r>
        <w:rPr>
          <w:rFonts w:ascii="Courier New" w:hAnsi="Courier New" w:cs="Courier New"/>
          <w:sz w:val="24"/>
          <w:szCs w:val="24"/>
        </w:rPr>
        <w:t xml:space="preserve">Unchanged question exactly the same</w:t>
      </w:r>
    </w:p>
    <w:sectPr w:rsidR="00FC693F" w:rsidRPr="0006063C" w:rsidSect="00034616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